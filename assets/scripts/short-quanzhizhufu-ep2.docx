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F8124">
      <w:pPr>
        <w:pStyle w:val="2"/>
        <w:bidi w:val="0"/>
        <w:jc w:val="center"/>
        <w:rPr>
          <w:rFonts w:hint="eastAsia" w:ascii="-webkit-standard" w:hAnsi="-webkit-standard" w:eastAsia="-webkit-standard" w:cs="-webkit-standard"/>
          <w:i w:val="0"/>
          <w:caps w:val="0"/>
          <w:color w:val="000000"/>
          <w:spacing w:val="0"/>
          <w:szCs w:val="27"/>
          <w:u w:val="none"/>
          <w:lang w:eastAsia="zh-CN"/>
        </w:rPr>
      </w:pPr>
      <w:r>
        <w:rPr>
          <w:rFonts w:hint="eastAsia"/>
          <w:lang w:eastAsia="zh-CN"/>
        </w:rPr>
        <w:t>第</w:t>
      </w:r>
      <w:r>
        <w:rPr>
          <w:rFonts w:hint="eastAsia"/>
          <w:lang w:val="en-US" w:eastAsia="zh-CN"/>
        </w:rPr>
        <w:t>二</w:t>
      </w:r>
      <w:r>
        <w:rPr>
          <w:rFonts w:hint="eastAsia"/>
          <w:lang w:eastAsia="zh-CN"/>
        </w:rPr>
        <w:t>集</w:t>
      </w:r>
    </w:p>
    <w:p w14:paraId="25A3A094">
      <w:pPr>
        <w:numPr>
          <w:ilvl w:val="0"/>
          <w:numId w:val="2"/>
        </w:numPr>
        <w:tabs>
          <w:tab w:val="left" w:pos="0"/>
        </w:tabs>
        <w:ind w:left="425" w:leftChars="0" w:hanging="425"/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default" w:ascii="Calibri" w:hAnsi="Calibri" w:eastAsia="宋体" w:cs="Arial"/>
          <w:b/>
          <w:bCs/>
          <w:szCs w:val="22"/>
        </w:rPr>
        <w:t xml:space="preserve">日 </w:t>
      </w:r>
      <w:r>
        <w:rPr>
          <w:rFonts w:hint="eastAsia" w:ascii="Calibri" w:hAnsi="Calibri" w:eastAsia="宋体" w:cs="Arial"/>
          <w:b/>
          <w:bCs/>
          <w:szCs w:val="22"/>
          <w:lang w:val="en-US" w:eastAsia="zh-CN"/>
        </w:rPr>
        <w:t>内</w:t>
      </w:r>
      <w:r>
        <w:rPr>
          <w:rFonts w:hint="default" w:ascii="Calibri" w:hAnsi="Calibri" w:eastAsia="宋体" w:cs="Arial"/>
          <w:b/>
          <w:bCs/>
          <w:szCs w:val="22"/>
        </w:rPr>
        <w:t xml:space="preserve"> </w:t>
      </w:r>
      <w:r>
        <w:rPr>
          <w:rFonts w:hint="eastAsia" w:ascii="Calibri" w:hAnsi="Calibri" w:eastAsia="宋体" w:cs="Arial"/>
          <w:b/>
          <w:bCs/>
          <w:szCs w:val="22"/>
          <w:lang w:val="en-US" w:eastAsia="zh-CN"/>
        </w:rPr>
        <w:t>办公室</w:t>
      </w:r>
    </w:p>
    <w:p w14:paraId="6E7B6B1B">
      <w:pPr>
        <w:pStyle w:val="9"/>
        <w:bidi w:val="0"/>
        <w:ind w:left="420" w:leftChars="0" w:hanging="420" w:firstLineChars="0"/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杨嘉一身黑色职业装，踩着高跟，烈焰红唇，带着助理，风风火火赶到吴小闹的班主任办公室。吴小闹旁边站了个挂彩小男孩和中年男人。</w:t>
      </w:r>
    </w:p>
    <w:p w14:paraId="77AAF72C">
      <w:pPr>
        <w:pStyle w:val="9"/>
        <w:numPr>
          <w:ilvl w:val="-1"/>
          <w:numId w:val="0"/>
        </w:numPr>
        <w:bidi w:val="0"/>
        <w:ind w:left="0" w:leftChars="0" w:firstLine="0" w:firstLineChars="0"/>
        <w:rPr>
          <w:rFonts w:hint="default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班主任：小闹妈妈是吧？你可算来了……</w:t>
      </w:r>
    </w:p>
    <w:p w14:paraId="53DCA854">
      <w:pPr>
        <w:pStyle w:val="9"/>
        <w:numPr>
          <w:ilvl w:val="-1"/>
          <w:numId w:val="0"/>
        </w:numPr>
        <w:bidi w:val="0"/>
        <w:ind w:left="0" w:leftChars="0" w:firstLine="0" w:firstLineChars="0"/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杨嘉：老师你好，我是吴小闹的代理律师。</w:t>
      </w:r>
    </w:p>
    <w:p w14:paraId="1D2CF812">
      <w:pPr>
        <w:pStyle w:val="9"/>
        <w:bidi w:val="0"/>
        <w:ind w:left="420" w:leftChars="0" w:hanging="420" w:firstLineChars="0"/>
        <w:rPr>
          <w:rFonts w:hint="default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杨嘉上前与老师握手，气势干练，完全打破老师的节奏。</w:t>
      </w:r>
    </w:p>
    <w:p w14:paraId="079A87F6">
      <w:pPr>
        <w:pStyle w:val="9"/>
        <w:numPr>
          <w:ilvl w:val="-1"/>
          <w:numId w:val="0"/>
        </w:numPr>
        <w:bidi w:val="0"/>
        <w:ind w:left="0" w:leftChars="0" w:firstLine="0" w:firstLineChars="0"/>
        <w:rPr>
          <w:rFonts w:hint="default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杨嘉：按照惯例，咱录个音。</w:t>
      </w:r>
    </w:p>
    <w:p w14:paraId="1F023FB8">
      <w:pPr>
        <w:pStyle w:val="9"/>
        <w:bidi w:val="0"/>
        <w:ind w:left="420" w:leftChars="0" w:hanging="420" w:firstLineChars="0"/>
        <w:rPr>
          <w:rFonts w:hint="default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班主任愣愣点头，助理已经掏出录音笔，同时打开电脑准备输入文字。</w:t>
      </w:r>
    </w:p>
    <w:p w14:paraId="4C5B316D">
      <w:pPr>
        <w:pStyle w:val="9"/>
        <w:numPr>
          <w:ilvl w:val="0"/>
          <w:numId w:val="0"/>
        </w:numPr>
        <w:bidi w:val="0"/>
        <w:ind w:leftChars="0"/>
        <w:rPr>
          <w:rFonts w:hint="default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杨嘉：当事人吴小闹先生，先阐述案件经过。</w:t>
      </w:r>
    </w:p>
    <w:p w14:paraId="18919963">
      <w:pPr>
        <w:pStyle w:val="9"/>
        <w:numPr>
          <w:ilvl w:val="0"/>
          <w:numId w:val="0"/>
        </w:numPr>
        <w:bidi w:val="0"/>
        <w:ind w:leftChars="0"/>
        <w:rPr>
          <w:rFonts w:hint="eastAsia" w:ascii="宋体" w:hAnsi="宋体" w:eastAsia="宋体" w:cstheme="minorBidi"/>
          <w:kern w:val="2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吴小闹：是他要往小柔身上泼水，我拦他，他一跑，就从楼梯摔下来了。他非赖我，说我打他。</w:t>
      </w:r>
    </w:p>
    <w:p w14:paraId="7508D59A">
      <w:pPr>
        <w:pStyle w:val="9"/>
        <w:numPr>
          <w:ilvl w:val="-1"/>
          <w:numId w:val="0"/>
          <w:ins w:id="0" w:author="lq" w:date="2024-06-07T19:25:38Z"/>
        </w:numPr>
        <w:bidi w:val="0"/>
        <w:ind w:leftChars="0"/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杨嘉：（转身向挂彩小男孩）吴小闹说的属实吗？</w:t>
      </w:r>
    </w:p>
    <w:p w14:paraId="2B148575">
      <w:pPr>
        <w:pStyle w:val="9"/>
        <w:numPr>
          <w:ilvl w:val="0"/>
          <w:numId w:val="0"/>
        </w:numPr>
        <w:bidi w:val="0"/>
        <w:ind w:leftChars="0"/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中年男人：你儿子就是打破了我儿子的头！</w:t>
      </w:r>
    </w:p>
    <w:p w14:paraId="67AF7400">
      <w:pPr>
        <w:pStyle w:val="9"/>
        <w:numPr>
          <w:ilvl w:val="0"/>
          <w:numId w:val="0"/>
        </w:numPr>
        <w:bidi w:val="0"/>
        <w:ind w:leftChars="0"/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杨嘉：我没有问你。（转向孩子）吴小闹说的属实吗？（见孩子支吾，转向助理）录音记得双备份。</w:t>
      </w:r>
    </w:p>
    <w:p w14:paraId="02CCB875">
      <w:pPr>
        <w:pStyle w:val="9"/>
        <w:numPr>
          <w:ilvl w:val="0"/>
          <w:numId w:val="0"/>
        </w:numPr>
        <w:bidi w:val="0"/>
        <w:ind w:leftChars="0"/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挂彩小男孩：（承受不住压力，一下哭出来）我怕我爸说我把裤子摔破了，我只能……</w:t>
      </w:r>
    </w:p>
    <w:p w14:paraId="59CB9E2D">
      <w:pPr>
        <w:pStyle w:val="9"/>
        <w:numPr>
          <w:ilvl w:val="0"/>
          <w:numId w:val="0"/>
        </w:numPr>
        <w:bidi w:val="0"/>
        <w:ind w:leftChars="0"/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中年男人：（赶紧打断）没有你儿子，我儿子就不会受伤！他就是故意伤害，医药费、精神损失费……</w:t>
      </w:r>
    </w:p>
    <w:p w14:paraId="17E138A8">
      <w:pPr>
        <w:pStyle w:val="9"/>
        <w:bidi w:val="0"/>
        <w:ind w:left="420" w:leftChars="0" w:hanging="420" w:firstLineChars="0"/>
        <w:rPr>
          <w:rFonts w:hint="default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杨嘉一挑眉。</w:t>
      </w:r>
    </w:p>
    <w:p w14:paraId="201379C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杨嘉：（打断）故意伤害罪指的是在主观方面表现为故意。即行为人明知自己的行为会造成损害他人身体健康的结果，而希望或放任这种结果的发生。从两位当事人的证词看来，吴小闹既没有主观故意，也没有客观造成伤害。倒是您，如果再胡搅蛮缠的话，就要小心“诬告陷害罪”了。</w:t>
      </w:r>
    </w:p>
    <w:p w14:paraId="07A0D6A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中年男人：你！</w:t>
      </w:r>
    </w:p>
    <w:p w14:paraId="4E93AA07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挂彩小男孩：是我自己摔倒的！你不要抓我爸爸！</w:t>
      </w:r>
    </w:p>
    <w:p w14:paraId="3D4DBACA">
      <w:pPr>
        <w:pStyle w:val="9"/>
        <w:bidi w:val="0"/>
        <w:ind w:left="420" w:leftChars="0" w:hanging="420" w:firstLineChars="0"/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杨嘉心疼地给小男孩抹抹泪。</w:t>
      </w:r>
    </w:p>
    <w:p w14:paraId="330FB474">
      <w:pPr>
        <w:pStyle w:val="9"/>
        <w:numPr>
          <w:ilvl w:val="0"/>
          <w:numId w:val="0"/>
        </w:numPr>
        <w:bidi w:val="0"/>
        <w:ind w:leftChars="0"/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杨嘉：放心，法律一定会站在好人身边。</w:t>
      </w:r>
    </w:p>
    <w:p w14:paraId="75995222">
      <w:pPr>
        <w:pStyle w:val="9"/>
        <w:bidi w:val="0"/>
        <w:ind w:left="420" w:leftChars="0" w:hanging="420" w:firstLineChars="0"/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中年男人把小男孩拽走。吴忧看呆，崇拜星星眼。</w:t>
      </w:r>
    </w:p>
    <w:p w14:paraId="7B0DD2D2">
      <w:pPr>
        <w:pStyle w:val="9"/>
        <w:numPr>
          <w:ilvl w:val="0"/>
          <w:numId w:val="0"/>
        </w:numPr>
        <w:bidi w:val="0"/>
        <w:ind w:leftChars="0"/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</w:pPr>
    </w:p>
    <w:p w14:paraId="49E2871D">
      <w:pPr>
        <w:numPr>
          <w:ilvl w:val="0"/>
          <w:numId w:val="2"/>
        </w:numPr>
        <w:tabs>
          <w:tab w:val="left" w:pos="0"/>
        </w:tabs>
        <w:ind w:left="425" w:leftChars="0" w:hanging="425" w:firstLineChars="0"/>
        <w:rPr>
          <w:rFonts w:hint="default" w:ascii="Calibri" w:hAnsi="Calibri" w:eastAsia="宋体" w:cs="Arial"/>
          <w:b/>
          <w:bCs/>
          <w:szCs w:val="22"/>
          <w:lang w:val="en-US" w:eastAsia="zh-CN"/>
        </w:rPr>
      </w:pPr>
      <w:r>
        <w:rPr>
          <w:rFonts w:hint="default" w:ascii="Calibri" w:hAnsi="Calibri" w:eastAsia="宋体" w:cs="Arial"/>
          <w:b/>
          <w:bCs/>
          <w:szCs w:val="22"/>
          <w:lang w:val="en-US" w:eastAsia="zh-CN"/>
        </w:rPr>
        <w:t xml:space="preserve">日 </w:t>
      </w:r>
      <w:r>
        <w:rPr>
          <w:rFonts w:hint="eastAsia" w:ascii="Calibri" w:hAnsi="Calibri" w:eastAsia="宋体" w:cs="Arial"/>
          <w:b/>
          <w:bCs/>
          <w:szCs w:val="22"/>
          <w:lang w:val="en-US" w:eastAsia="zh-CN"/>
        </w:rPr>
        <w:t>外</w:t>
      </w:r>
      <w:r>
        <w:rPr>
          <w:rFonts w:hint="default" w:ascii="Calibri" w:hAnsi="Calibri" w:eastAsia="宋体" w:cs="Arial"/>
          <w:b/>
          <w:bCs/>
          <w:szCs w:val="22"/>
          <w:lang w:val="en-US" w:eastAsia="zh-CN"/>
        </w:rPr>
        <w:t xml:space="preserve"> </w:t>
      </w:r>
      <w:r>
        <w:rPr>
          <w:rFonts w:hint="eastAsia" w:ascii="Calibri" w:hAnsi="Calibri" w:eastAsia="宋体" w:cs="Arial"/>
          <w:b/>
          <w:bCs/>
          <w:szCs w:val="22"/>
          <w:lang w:val="en-US" w:eastAsia="zh-CN"/>
        </w:rPr>
        <w:t>校门口</w:t>
      </w:r>
    </w:p>
    <w:p w14:paraId="66D79BCA">
      <w:pPr>
        <w:pStyle w:val="9"/>
        <w:bidi w:val="0"/>
        <w:ind w:left="420" w:leftChars="0" w:hanging="420" w:firstLineChars="0"/>
        <w:rPr>
          <w:rFonts w:hint="default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吴小闹牵着杨嘉的手往学校外走，迷弟模样。吴忧和助理紧随其后。</w:t>
      </w:r>
    </w:p>
    <w:p w14:paraId="682DCF16">
      <w:pPr>
        <w:pStyle w:val="9"/>
        <w:numPr>
          <w:ilvl w:val="0"/>
          <w:numId w:val="0"/>
        </w:numPr>
        <w:bidi w:val="0"/>
        <w:ind w:leftChars="0"/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吴忧：欸，小嘉，帅啊。</w:t>
      </w:r>
    </w:p>
    <w:p w14:paraId="24CD25BE">
      <w:pPr>
        <w:pStyle w:val="9"/>
        <w:bidi w:val="0"/>
        <w:ind w:left="420" w:leftChars="0" w:hanging="420" w:firstLineChars="0"/>
        <w:rPr>
          <w:rFonts w:hint="default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杨嘉礼貌性地笑了笑，两指夹着一张单子递到吴忧面前。</w:t>
      </w:r>
    </w:p>
    <w:p w14:paraId="63663D7C">
      <w:pPr>
        <w:pStyle w:val="9"/>
        <w:numPr>
          <w:ilvl w:val="0"/>
          <w:numId w:val="0"/>
        </w:numPr>
        <w:bidi w:val="0"/>
        <w:ind w:leftChars="0"/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杨嘉：吴先生，这是我这次服务的收费清单。</w:t>
      </w:r>
    </w:p>
    <w:p w14:paraId="0C5B3695">
      <w:pPr>
        <w:pStyle w:val="9"/>
        <w:numPr>
          <w:ilvl w:val="0"/>
          <w:numId w:val="0"/>
        </w:numPr>
        <w:bidi w:val="0"/>
        <w:ind w:leftChars="0"/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吴忧：什么？</w:t>
      </w:r>
    </w:p>
    <w:p w14:paraId="6A9FE997">
      <w:pPr>
        <w:pStyle w:val="9"/>
        <w:numPr>
          <w:ilvl w:val="0"/>
          <w:numId w:val="0"/>
        </w:numPr>
        <w:bidi w:val="0"/>
        <w:ind w:leftChars="0"/>
        <w:rPr>
          <w:rFonts w:hint="default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杨嘉：作为中级律师，我的代理费计时收费，这是价目表。钱款打到我们律所账户。</w:t>
      </w:r>
    </w:p>
    <w:p w14:paraId="4B8D67F7">
      <w:pPr>
        <w:pStyle w:val="9"/>
        <w:numPr>
          <w:ilvl w:val="0"/>
          <w:numId w:val="0"/>
        </w:numPr>
        <w:bidi w:val="0"/>
        <w:ind w:leftChars="0"/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吴忧：不是，小嘉，吴小闹也是你的儿子啊。</w:t>
      </w:r>
    </w:p>
    <w:p w14:paraId="02D88A07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杨嘉：儿子怎么了？爱自己才是终身大事，这可是你说的。</w:t>
      </w:r>
    </w:p>
    <w:p w14:paraId="5A7ADEE6">
      <w:pPr>
        <w:pStyle w:val="9"/>
        <w:numPr>
          <w:ilvl w:val="0"/>
          <w:numId w:val="0"/>
        </w:numPr>
        <w:bidi w:val="0"/>
        <w:ind w:leftChars="0"/>
        <w:rPr>
          <w:rFonts w:hint="default" w:ascii="宋体" w:hAnsi="宋体" w:eastAsia="宋体" w:cstheme="minorBidi"/>
          <w:kern w:val="2"/>
          <w:sz w:val="24"/>
          <w:szCs w:val="22"/>
          <w:lang w:val="en-US" w:eastAsia="zh-CN" w:bidi="ar-SA"/>
        </w:rPr>
      </w:pPr>
    </w:p>
    <w:p w14:paraId="0B252882">
      <w:pPr>
        <w:pStyle w:val="9"/>
        <w:numPr>
          <w:ilvl w:val="0"/>
          <w:numId w:val="0"/>
        </w:numPr>
        <w:bidi w:val="0"/>
        <w:ind w:leftChars="0"/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</w:pPr>
    </w:p>
    <w:p w14:paraId="25345B84">
      <w:pPr>
        <w:numPr>
          <w:ilvl w:val="0"/>
          <w:numId w:val="2"/>
        </w:numPr>
        <w:tabs>
          <w:tab w:val="left" w:pos="0"/>
        </w:tabs>
        <w:ind w:left="425" w:leftChars="0" w:hanging="425" w:firstLineChars="0"/>
        <w:rPr>
          <w:rFonts w:hint="default" w:ascii="Calibri" w:hAnsi="Calibri" w:eastAsia="宋体" w:cs="Arial"/>
          <w:b/>
          <w:bCs/>
          <w:szCs w:val="22"/>
          <w:lang w:val="en-US"/>
        </w:rPr>
      </w:pPr>
      <w:r>
        <w:rPr>
          <w:rFonts w:hint="eastAsia" w:ascii="Calibri" w:hAnsi="Calibri" w:eastAsia="宋体" w:cs="Arial"/>
          <w:b/>
          <w:bCs/>
          <w:szCs w:val="22"/>
          <w:lang w:val="en-US" w:eastAsia="zh-CN"/>
        </w:rPr>
        <w:t>夜</w:t>
      </w:r>
      <w:r>
        <w:rPr>
          <w:rFonts w:hint="default" w:ascii="Calibri" w:hAnsi="Calibri" w:eastAsia="宋体" w:cs="Arial"/>
          <w:b/>
          <w:bCs/>
          <w:szCs w:val="22"/>
        </w:rPr>
        <w:t xml:space="preserve"> </w:t>
      </w:r>
      <w:r>
        <w:rPr>
          <w:rFonts w:hint="eastAsia" w:ascii="Calibri" w:hAnsi="Calibri" w:eastAsia="宋体" w:cs="Arial"/>
          <w:b/>
          <w:bCs/>
          <w:szCs w:val="22"/>
          <w:lang w:val="en-US" w:eastAsia="zh-CN"/>
        </w:rPr>
        <w:t>内</w:t>
      </w:r>
      <w:r>
        <w:rPr>
          <w:rFonts w:hint="default" w:ascii="Calibri" w:hAnsi="Calibri" w:eastAsia="宋体" w:cs="Arial"/>
          <w:b/>
          <w:bCs/>
          <w:szCs w:val="22"/>
        </w:rPr>
        <w:t xml:space="preserve"> </w:t>
      </w:r>
      <w:r>
        <w:rPr>
          <w:rFonts w:hint="eastAsia" w:ascii="Calibri" w:hAnsi="Calibri" w:eastAsia="宋体" w:cs="Arial"/>
          <w:b/>
          <w:bCs/>
          <w:szCs w:val="22"/>
          <w:lang w:val="en-US" w:eastAsia="zh-CN"/>
        </w:rPr>
        <w:t>家中客厅【闪回】</w:t>
      </w:r>
    </w:p>
    <w:p w14:paraId="24AF08D2">
      <w:pPr>
        <w:pStyle w:val="9"/>
        <w:numPr>
          <w:ilvl w:val="-1"/>
          <w:numId w:val="0"/>
        </w:numPr>
        <w:bidi w:val="0"/>
        <w:ind w:left="0" w:leftChars="0" w:firstLine="0" w:firstLineChars="0"/>
        <w:rPr>
          <w:rFonts w:hint="default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吴小闹：老师说了，六一演出必须带家长的。</w:t>
      </w:r>
    </w:p>
    <w:p w14:paraId="4FD84459">
      <w:pPr>
        <w:pStyle w:val="9"/>
        <w:bidi w:val="0"/>
        <w:ind w:left="420" w:leftChars="0" w:hanging="420" w:firstLineChars="0"/>
        <w:rPr>
          <w:rFonts w:hint="default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吴忧任由吴小闹缠着他撒娇耍无赖，打着游戏装死。</w:t>
      </w:r>
    </w:p>
    <w:p w14:paraId="3969979E">
      <w:pPr>
        <w:pStyle w:val="9"/>
        <w:bidi w:val="0"/>
        <w:ind w:left="420" w:leftChars="0" w:hanging="420" w:firstLineChars="0"/>
        <w:rPr>
          <w:rFonts w:hint="default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吴小闹忽然坐在地上大哭。</w:t>
      </w:r>
    </w:p>
    <w:p w14:paraId="7AA34CB4">
      <w:pPr>
        <w:pStyle w:val="9"/>
        <w:numPr>
          <w:ilvl w:val="-1"/>
          <w:numId w:val="0"/>
        </w:numPr>
        <w:bidi w:val="0"/>
        <w:ind w:left="0" w:leftChars="0" w:firstLine="0" w:firstLineChars="0"/>
        <w:rPr>
          <w:rFonts w:hint="default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吴小闹：……家长会每次都是妈妈去开，同学都说我是没有父爱的可怜鬼了，这次演出爸爸你必须去。</w:t>
      </w:r>
    </w:p>
    <w:p w14:paraId="684A8839">
      <w:pPr>
        <w:pStyle w:val="9"/>
        <w:numPr>
          <w:ilvl w:val="-1"/>
          <w:numId w:val="0"/>
        </w:numPr>
        <w:bidi w:val="0"/>
        <w:ind w:left="0" w:leftChars="0" w:firstLine="0" w:firstLineChars="0"/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吴忧：你爸没才艺，只会打游戏，你妈才是万能的。（一本正经乱扯）还有啊，爱自己才是终身大事，什么可怜虫，小闹你可不能陷入自证陷阱。</w:t>
      </w:r>
    </w:p>
    <w:p w14:paraId="225E87B4">
      <w:pPr>
        <w:pStyle w:val="9"/>
        <w:widowControl w:val="0"/>
        <w:numPr>
          <w:numId w:val="0"/>
        </w:numPr>
        <w:bidi w:val="0"/>
        <w:jc w:val="both"/>
        <w:rPr>
          <w:rFonts w:hint="default" w:ascii="宋体" w:hAnsi="宋体" w:eastAsia="宋体" w:cstheme="minorBidi"/>
          <w:kern w:val="2"/>
          <w:sz w:val="24"/>
          <w:szCs w:val="22"/>
          <w:lang w:val="en-US" w:eastAsia="zh-CN" w:bidi="ar-SA"/>
        </w:rPr>
      </w:pPr>
    </w:p>
    <w:p w14:paraId="08659B50">
      <w:pPr>
        <w:numPr>
          <w:ilvl w:val="0"/>
          <w:numId w:val="2"/>
        </w:numPr>
        <w:tabs>
          <w:tab w:val="left" w:pos="0"/>
        </w:tabs>
        <w:ind w:left="425" w:leftChars="0" w:hanging="425" w:firstLineChars="0"/>
        <w:rPr>
          <w:rFonts w:hint="default" w:ascii="Calibri" w:hAnsi="Calibri" w:eastAsia="宋体" w:cs="Arial"/>
          <w:b/>
          <w:bCs/>
          <w:szCs w:val="22"/>
          <w:lang w:val="en-US"/>
        </w:rPr>
      </w:pPr>
      <w:r>
        <w:rPr>
          <w:rFonts w:hint="eastAsia" w:ascii="Calibri" w:hAnsi="Calibri" w:eastAsia="宋体" w:cs="Arial"/>
          <w:b/>
          <w:bCs/>
          <w:szCs w:val="22"/>
          <w:lang w:val="en-US" w:eastAsia="zh-CN"/>
        </w:rPr>
        <w:t>日</w:t>
      </w:r>
      <w:r>
        <w:rPr>
          <w:rFonts w:hint="default" w:ascii="Calibri" w:hAnsi="Calibri" w:eastAsia="宋体" w:cs="Arial"/>
          <w:b/>
          <w:bCs/>
          <w:szCs w:val="22"/>
        </w:rPr>
        <w:t xml:space="preserve"> </w:t>
      </w:r>
      <w:r>
        <w:rPr>
          <w:rFonts w:hint="eastAsia" w:ascii="Calibri" w:hAnsi="Calibri" w:eastAsia="宋体" w:cs="Arial"/>
          <w:b/>
          <w:bCs/>
          <w:szCs w:val="22"/>
          <w:lang w:val="en-US" w:eastAsia="zh-CN"/>
        </w:rPr>
        <w:t>内</w:t>
      </w:r>
      <w:r>
        <w:rPr>
          <w:rFonts w:hint="default" w:ascii="Calibri" w:hAnsi="Calibri" w:eastAsia="宋体" w:cs="Arial"/>
          <w:b/>
          <w:bCs/>
          <w:szCs w:val="22"/>
        </w:rPr>
        <w:t xml:space="preserve"> </w:t>
      </w:r>
      <w:r>
        <w:rPr>
          <w:rFonts w:hint="eastAsia" w:ascii="Calibri" w:hAnsi="Calibri" w:eastAsia="宋体" w:cs="Arial"/>
          <w:b/>
          <w:bCs/>
          <w:szCs w:val="22"/>
          <w:lang w:val="en-US" w:eastAsia="zh-CN"/>
        </w:rPr>
        <w:t>楼梯间【闪回】</w:t>
      </w:r>
    </w:p>
    <w:p w14:paraId="26339551">
      <w:pPr>
        <w:pStyle w:val="9"/>
        <w:bidi w:val="0"/>
        <w:ind w:left="420" w:leftChars="0" w:hanging="420" w:firstLineChars="0"/>
        <w:rPr>
          <w:rFonts w:hint="default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午后，杨嘉满头大汗，匆匆忙忙踩着高跟来到案发地——吴小闹躺在楼梯口，哇哇大哭。</w:t>
      </w:r>
    </w:p>
    <w:p w14:paraId="4A8D2FEF">
      <w:pPr>
        <w:pStyle w:val="9"/>
        <w:numPr>
          <w:numId w:val="0"/>
        </w:numPr>
        <w:bidi w:val="0"/>
        <w:ind w:leftChars="0"/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杨嘉：腿怎么摔成这样啊小闹？（心疼）你爸不是说他接你上学吗？他人呢？怎么让你一个人下楼梯。</w:t>
      </w:r>
    </w:p>
    <w:p w14:paraId="6F9D03A5">
      <w:pPr>
        <w:pStyle w:val="9"/>
        <w:numPr>
          <w:numId w:val="0"/>
        </w:numPr>
        <w:bidi w:val="0"/>
        <w:ind w:leftChars="0"/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吴小闹：爸爸他说男子汉大丈夫，要自己的事情自己做。爸爸上次还说，爱自己是终身大事……</w:t>
      </w:r>
    </w:p>
    <w:p w14:paraId="1AB0D120">
      <w:pPr>
        <w:pStyle w:val="9"/>
        <w:bidi w:val="0"/>
        <w:ind w:left="420" w:leftChars="0" w:hanging="420" w:firstLineChars="0"/>
        <w:rPr>
          <w:rFonts w:hint="default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杨嘉背起吴小闹往外走，耳边是吴小闹的委屈告状声。汗水混合着眼泪，顺着脸颊向下滑。</w:t>
      </w:r>
    </w:p>
    <w:p w14:paraId="65CCBD98">
      <w:pPr>
        <w:pStyle w:val="9"/>
        <w:widowControl w:val="0"/>
        <w:numPr>
          <w:numId w:val="0"/>
        </w:numPr>
        <w:bidi w:val="0"/>
        <w:jc w:val="both"/>
        <w:rPr>
          <w:rFonts w:hint="default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【结束闪回】</w:t>
      </w:r>
    </w:p>
    <w:p w14:paraId="26D84585">
      <w:pPr>
        <w:pStyle w:val="9"/>
        <w:widowControl w:val="0"/>
        <w:numPr>
          <w:numId w:val="0"/>
        </w:numPr>
        <w:bidi w:val="0"/>
        <w:jc w:val="both"/>
        <w:rPr>
          <w:rFonts w:hint="default" w:ascii="宋体" w:hAnsi="宋体" w:eastAsia="宋体" w:cstheme="minorBidi"/>
          <w:kern w:val="2"/>
          <w:sz w:val="24"/>
          <w:szCs w:val="22"/>
          <w:lang w:val="en-US" w:eastAsia="zh-CN" w:bidi="ar-SA"/>
        </w:rPr>
      </w:pPr>
    </w:p>
    <w:p w14:paraId="0E18DCBE">
      <w:pPr>
        <w:numPr>
          <w:ilvl w:val="0"/>
          <w:numId w:val="2"/>
        </w:numPr>
        <w:tabs>
          <w:tab w:val="left" w:pos="0"/>
        </w:tabs>
        <w:ind w:left="425" w:leftChars="0" w:hanging="425" w:firstLineChars="0"/>
        <w:rPr>
          <w:rFonts w:hint="default" w:ascii="Calibri" w:hAnsi="Calibri" w:eastAsia="宋体" w:cs="Arial"/>
          <w:b/>
          <w:bCs/>
          <w:szCs w:val="22"/>
          <w:lang w:val="en-US" w:eastAsia="zh-CN"/>
        </w:rPr>
      </w:pPr>
      <w:r>
        <w:rPr>
          <w:rFonts w:hint="default" w:ascii="Calibri" w:hAnsi="Calibri" w:eastAsia="宋体" w:cs="Arial"/>
          <w:b/>
          <w:bCs/>
          <w:szCs w:val="22"/>
          <w:lang w:val="en-US" w:eastAsia="zh-CN"/>
        </w:rPr>
        <w:t xml:space="preserve">日 </w:t>
      </w:r>
      <w:r>
        <w:rPr>
          <w:rFonts w:hint="eastAsia" w:ascii="Calibri" w:hAnsi="Calibri" w:eastAsia="宋体" w:cs="Arial"/>
          <w:b/>
          <w:bCs/>
          <w:szCs w:val="22"/>
          <w:lang w:val="en-US" w:eastAsia="zh-CN"/>
        </w:rPr>
        <w:t>外</w:t>
      </w:r>
      <w:r>
        <w:rPr>
          <w:rFonts w:hint="default" w:ascii="Calibri" w:hAnsi="Calibri" w:eastAsia="宋体" w:cs="Arial"/>
          <w:b/>
          <w:bCs/>
          <w:szCs w:val="22"/>
          <w:lang w:val="en-US" w:eastAsia="zh-CN"/>
        </w:rPr>
        <w:t xml:space="preserve"> </w:t>
      </w:r>
      <w:r>
        <w:rPr>
          <w:rFonts w:hint="eastAsia" w:ascii="Calibri" w:hAnsi="Calibri" w:eastAsia="宋体" w:cs="Arial"/>
          <w:b/>
          <w:bCs/>
          <w:szCs w:val="22"/>
          <w:lang w:val="en-US" w:eastAsia="zh-CN"/>
        </w:rPr>
        <w:t>校门口</w:t>
      </w:r>
    </w:p>
    <w:p w14:paraId="1D858DDC">
      <w:pPr>
        <w:pStyle w:val="9"/>
        <w:bidi w:val="0"/>
        <w:ind w:left="420" w:leftChars="0" w:hanging="420" w:firstLineChars="0"/>
        <w:rPr>
          <w:rFonts w:hint="default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杨嘉：为什么你可以是只会打游戏的爸爸，而我只能是万能的妈妈？今天开始，我们角色互换，我要做不及格的、只会打官司的妈妈。而你，来试试看我的剧本。</w:t>
      </w:r>
    </w:p>
    <w:p w14:paraId="4A9C1ECC">
      <w:pPr>
        <w:pStyle w:val="9"/>
        <w:bidi w:val="0"/>
        <w:ind w:left="420" w:leftChars="0" w:hanging="420" w:firstLineChars="0"/>
        <w:rPr>
          <w:rFonts w:hint="default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杨嘉摸摸吴小闹的头。</w:t>
      </w:r>
    </w:p>
    <w:p w14:paraId="15F70716">
      <w:pPr>
        <w:pStyle w:val="9"/>
        <w:numPr>
          <w:ilvl w:val="0"/>
          <w:numId w:val="0"/>
        </w:numPr>
        <w:bidi w:val="0"/>
        <w:ind w:leftChars="0"/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吴小闹：（抱住）妈妈，我舍不得你。还好有你！</w:t>
      </w:r>
    </w:p>
    <w:p w14:paraId="340E25F4">
      <w:pPr>
        <w:pStyle w:val="9"/>
        <w:numPr>
          <w:ilvl w:val="0"/>
          <w:numId w:val="0"/>
        </w:numPr>
        <w:bidi w:val="0"/>
        <w:ind w:leftChars="0"/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杨嘉：以后有满分爸爸。乖，你下午还要上学，妈妈也要去大战坏人了！</w:t>
      </w:r>
    </w:p>
    <w:p w14:paraId="285A24D4">
      <w:pPr>
        <w:pStyle w:val="9"/>
        <w:numPr>
          <w:ilvl w:val="0"/>
          <w:numId w:val="0"/>
        </w:numPr>
        <w:bidi w:val="0"/>
        <w:ind w:leftChars="0"/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吴小闹：妈妈冲呀！</w:t>
      </w:r>
    </w:p>
    <w:p w14:paraId="24C97F32">
      <w:pPr>
        <w:pStyle w:val="9"/>
        <w:bidi w:val="0"/>
        <w:ind w:left="420" w:leftChars="0" w:hanging="420" w:firstLineChars="0"/>
        <w:rPr>
          <w:rFonts w:hint="default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吴小闹松开杨嘉，杨嘉离开。助理急匆匆跟上，忘了什么，又回到吴忧身边。</w:t>
      </w:r>
    </w:p>
    <w:p w14:paraId="7A64DF2B">
      <w:pPr>
        <w:pStyle w:val="9"/>
        <w:numPr>
          <w:ilvl w:val="0"/>
          <w:numId w:val="0"/>
        </w:numPr>
        <w:bidi w:val="0"/>
        <w:ind w:leftChars="0"/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助理：吴先生，记得七个工作日内转账。再见。</w:t>
      </w:r>
    </w:p>
    <w:p w14:paraId="4C1194C2">
      <w:pPr>
        <w:pStyle w:val="9"/>
        <w:numPr>
          <w:ilvl w:val="0"/>
          <w:numId w:val="0"/>
        </w:numPr>
        <w:bidi w:val="0"/>
        <w:ind w:leftChars="0"/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</w:pPr>
    </w:p>
    <w:p w14:paraId="4BE9F81A">
      <w:pPr>
        <w:pStyle w:val="9"/>
        <w:numPr>
          <w:ilvl w:val="0"/>
          <w:numId w:val="0"/>
        </w:numPr>
        <w:bidi w:val="0"/>
        <w:ind w:leftChars="0"/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</w:pPr>
    </w:p>
    <w:p w14:paraId="29A19CEF">
      <w:pPr>
        <w:numPr>
          <w:ilvl w:val="0"/>
          <w:numId w:val="2"/>
        </w:numPr>
        <w:tabs>
          <w:tab w:val="left" w:pos="0"/>
        </w:tabs>
        <w:ind w:left="425" w:leftChars="0" w:hanging="425" w:firstLineChars="0"/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Calibri" w:hAnsi="Calibri" w:eastAsia="宋体" w:cs="Arial"/>
          <w:b/>
          <w:bCs/>
          <w:szCs w:val="22"/>
          <w:lang w:val="en-US" w:eastAsia="zh-CN"/>
        </w:rPr>
        <w:t>夜</w:t>
      </w:r>
      <w:r>
        <w:rPr>
          <w:rFonts w:hint="default" w:ascii="Calibri" w:hAnsi="Calibri" w:eastAsia="宋体" w:cs="Arial"/>
          <w:b/>
          <w:bCs/>
          <w:szCs w:val="22"/>
        </w:rPr>
        <w:t xml:space="preserve"> </w:t>
      </w:r>
      <w:r>
        <w:rPr>
          <w:rFonts w:hint="eastAsia" w:ascii="Calibri" w:hAnsi="Calibri" w:eastAsia="宋体" w:cs="Arial"/>
          <w:b/>
          <w:bCs/>
          <w:szCs w:val="22"/>
          <w:lang w:val="en-US" w:eastAsia="zh-CN"/>
        </w:rPr>
        <w:t>内</w:t>
      </w:r>
      <w:r>
        <w:rPr>
          <w:rFonts w:hint="default" w:ascii="Calibri" w:hAnsi="Calibri" w:eastAsia="宋体" w:cs="Arial"/>
          <w:b/>
          <w:bCs/>
          <w:szCs w:val="22"/>
        </w:rPr>
        <w:t xml:space="preserve"> </w:t>
      </w:r>
      <w:r>
        <w:rPr>
          <w:rFonts w:hint="eastAsia" w:ascii="Calibri" w:hAnsi="Calibri" w:eastAsia="宋体" w:cs="Arial"/>
          <w:b/>
          <w:bCs/>
          <w:szCs w:val="22"/>
          <w:lang w:val="en-US" w:eastAsia="zh-CN"/>
        </w:rPr>
        <w:t>杨嘉家客厅</w:t>
      </w:r>
    </w:p>
    <w:p w14:paraId="687EF6C4">
      <w:pPr>
        <w:pStyle w:val="9"/>
        <w:bidi w:val="0"/>
        <w:ind w:left="420" w:leftChars="0" w:hanging="420" w:firstLineChars="0"/>
        <w:rPr>
          <w:rFonts w:hint="default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饭桌上，鸳鸯火锅的热气缭绕，四周围了好几圈的肉和菜。杨嘉和团队的同事们觥筹交错。</w:t>
      </w:r>
    </w:p>
    <w:p w14:paraId="2C2702A5">
      <w:pPr>
        <w:pStyle w:val="9"/>
        <w:bidi w:val="0"/>
        <w:ind w:left="420" w:leftChars="0" w:hanging="420" w:firstLineChars="0"/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厨房里乱成一团，吴忧正煮着泡面。吴小闹神色恹恹，趴在厨房门口往外看，小鼻子一动一动的，狂嗅火锅香气。</w:t>
      </w:r>
    </w:p>
    <w:p w14:paraId="57838D43">
      <w:pPr>
        <w:pStyle w:val="9"/>
        <w:bidi w:val="0"/>
        <w:ind w:left="420" w:leftChars="0" w:hanging="420" w:firstLineChars="0"/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吴忧从冰箱里拿了个蛋，准备打进面里，不想一手滑，蛋壳也掉入锅中，想伸手下去捡，又被烫到，龇牙咧嘴，慌乱中打翻了泡面，撒了一地。</w:t>
      </w:r>
    </w:p>
    <w:p w14:paraId="40D87B03">
      <w:pPr>
        <w:pStyle w:val="9"/>
        <w:numPr>
          <w:ilvl w:val="0"/>
          <w:numId w:val="0"/>
        </w:numPr>
        <w:bidi w:val="0"/>
        <w:ind w:leftChars="0"/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</w:pPr>
    </w:p>
    <w:p w14:paraId="0CE68F5E">
      <w:pPr>
        <w:numPr>
          <w:ilvl w:val="0"/>
          <w:numId w:val="2"/>
        </w:numPr>
        <w:tabs>
          <w:tab w:val="left" w:pos="0"/>
        </w:tabs>
        <w:ind w:left="425" w:leftChars="0" w:hanging="425" w:firstLineChars="0"/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Calibri" w:hAnsi="Calibri" w:eastAsia="宋体" w:cs="Arial"/>
          <w:b/>
          <w:bCs/>
          <w:szCs w:val="22"/>
          <w:lang w:val="en-US" w:eastAsia="zh-CN"/>
        </w:rPr>
        <w:t>夜</w:t>
      </w:r>
      <w:r>
        <w:rPr>
          <w:rFonts w:hint="default" w:ascii="Calibri" w:hAnsi="Calibri" w:eastAsia="宋体" w:cs="Arial"/>
          <w:b/>
          <w:bCs/>
          <w:szCs w:val="22"/>
        </w:rPr>
        <w:t xml:space="preserve"> </w:t>
      </w:r>
      <w:r>
        <w:rPr>
          <w:rFonts w:hint="eastAsia" w:ascii="Calibri" w:hAnsi="Calibri" w:eastAsia="宋体" w:cs="Arial"/>
          <w:b/>
          <w:bCs/>
          <w:szCs w:val="22"/>
          <w:lang w:val="en-US" w:eastAsia="zh-CN"/>
        </w:rPr>
        <w:t>内</w:t>
      </w:r>
      <w:r>
        <w:rPr>
          <w:rFonts w:hint="default" w:ascii="Calibri" w:hAnsi="Calibri" w:eastAsia="宋体" w:cs="Arial"/>
          <w:b/>
          <w:bCs/>
          <w:szCs w:val="22"/>
        </w:rPr>
        <w:t xml:space="preserve"> </w:t>
      </w:r>
      <w:r>
        <w:rPr>
          <w:rFonts w:hint="eastAsia" w:ascii="Calibri" w:hAnsi="Calibri" w:eastAsia="宋体" w:cs="Arial"/>
          <w:b/>
          <w:bCs/>
          <w:szCs w:val="22"/>
          <w:lang w:val="en-US" w:eastAsia="zh-CN"/>
        </w:rPr>
        <w:t>杨嘉家客厅</w:t>
      </w:r>
    </w:p>
    <w:p w14:paraId="796665E9">
      <w:pPr>
        <w:pStyle w:val="9"/>
        <w:numPr>
          <w:ilvl w:val="0"/>
          <w:numId w:val="0"/>
        </w:numPr>
        <w:bidi w:val="0"/>
        <w:ind w:leftChars="0"/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吴小闹：妈妈——</w:t>
      </w:r>
    </w:p>
    <w:p w14:paraId="43282D2A">
      <w:pPr>
        <w:pStyle w:val="9"/>
        <w:bidi w:val="0"/>
        <w:ind w:left="420" w:leftChars="0" w:hanging="420" w:firstLineChars="0"/>
        <w:rPr>
          <w:rFonts w:hint="default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饭桌霎时安静下来。杨嘉放下酒杯，抚平儿子皱起的眉心。</w:t>
      </w:r>
    </w:p>
    <w:p w14:paraId="37C05A02">
      <w:pPr>
        <w:pStyle w:val="9"/>
        <w:numPr>
          <w:ilvl w:val="0"/>
          <w:numId w:val="0"/>
        </w:numPr>
        <w:bidi w:val="0"/>
        <w:ind w:leftChars="0"/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杨嘉：小闹，你知道为什么这群哥哥姐姐可以来我们家吃饭吗？</w:t>
      </w:r>
    </w:p>
    <w:p w14:paraId="19D3BFE7">
      <w:pPr>
        <w:pStyle w:val="9"/>
        <w:numPr>
          <w:ilvl w:val="0"/>
          <w:numId w:val="0"/>
        </w:numPr>
        <w:bidi w:val="0"/>
        <w:ind w:leftChars="0"/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吴小闹：因为你们是朋友呀。</w:t>
      </w:r>
    </w:p>
    <w:p w14:paraId="4291C30F">
      <w:pPr>
        <w:pStyle w:val="9"/>
        <w:numPr>
          <w:ilvl w:val="0"/>
          <w:numId w:val="0"/>
        </w:numPr>
        <w:bidi w:val="0"/>
        <w:ind w:leftChars="0"/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杨嘉：不，我们这是庆功宴——庆功庆功，要有功。你想吃好吃的，那就要做事。</w:t>
      </w:r>
    </w:p>
    <w:p w14:paraId="55AFCA5D">
      <w:pPr>
        <w:pStyle w:val="9"/>
        <w:bidi w:val="0"/>
        <w:ind w:left="420" w:leftChars="0" w:hanging="420" w:firstLineChars="0"/>
        <w:rPr>
          <w:rFonts w:hint="default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鬼机灵吴小闹瞬间明白了，立正敬礼。</w:t>
      </w:r>
    </w:p>
    <w:p w14:paraId="405FD293">
      <w:pPr>
        <w:pStyle w:val="9"/>
        <w:numPr>
          <w:ilvl w:val="0"/>
          <w:numId w:val="0"/>
        </w:numPr>
        <w:bidi w:val="0"/>
        <w:ind w:leftChars="0"/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吴小闹：懂啦！小闹去洗菜，妈妈可不可以给我留口虾滑？</w:t>
      </w:r>
    </w:p>
    <w:p w14:paraId="3AB03C21">
      <w:pPr>
        <w:pStyle w:val="9"/>
        <w:bidi w:val="0"/>
        <w:ind w:left="420" w:leftChars="0" w:hanging="420" w:firstLineChars="0"/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周围发出善意的笑声。</w:t>
      </w:r>
    </w:p>
    <w:p w14:paraId="028BD336">
      <w:pPr>
        <w:pStyle w:val="9"/>
        <w:numPr>
          <w:ilvl w:val="0"/>
          <w:numId w:val="0"/>
        </w:numPr>
        <w:bidi w:val="0"/>
        <w:ind w:leftChars="0"/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杨嘉：去吧。</w:t>
      </w:r>
    </w:p>
    <w:p w14:paraId="2831E734">
      <w:pPr>
        <w:pStyle w:val="9"/>
        <w:bidi w:val="0"/>
        <w:ind w:left="420" w:leftChars="0" w:hanging="420" w:firstLineChars="0"/>
        <w:rPr>
          <w:rFonts w:hint="default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吴小闹蹦蹦跳跳跑回厨房，在他关门的瞬间，杨嘉看见了探头探脑的丈夫，但她并没有理会对方。</w:t>
      </w:r>
    </w:p>
    <w:p w14:paraId="136F8C44">
      <w:pPr>
        <w:pStyle w:val="9"/>
        <w:numPr>
          <w:ilvl w:val="0"/>
          <w:numId w:val="0"/>
        </w:numPr>
        <w:bidi w:val="0"/>
        <w:ind w:leftChars="0"/>
        <w:rPr>
          <w:rFonts w:hint="default" w:ascii="宋体" w:hAnsi="宋体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杨嘉</w:t>
      </w:r>
      <w:r>
        <w:rPr>
          <w:rFonts w:hint="default" w:ascii="宋体" w:hAnsi="宋体" w:eastAsia="宋体" w:cstheme="minorBidi"/>
          <w:kern w:val="2"/>
          <w:sz w:val="24"/>
          <w:szCs w:val="22"/>
          <w:lang w:val="en-US" w:eastAsia="zh-CN" w:bidi="ar-SA"/>
        </w:rPr>
        <w:t>vo</w:t>
      </w: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：</w:t>
      </w:r>
      <w:bookmarkStart w:id="0" w:name="_GoBack"/>
      <w:bookmarkEnd w:id="0"/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上桌吃饭的资格，靠争。</w:t>
      </w:r>
    </w:p>
    <w:p w14:paraId="183940A1">
      <w:pPr>
        <w:pStyle w:val="9"/>
        <w:numPr>
          <w:ilvl w:val="0"/>
          <w:numId w:val="0"/>
        </w:numPr>
        <w:bidi w:val="0"/>
        <w:ind w:leftChars="0"/>
        <w:rPr>
          <w:rFonts w:hint="default" w:ascii="宋体" w:hAnsi="宋体" w:eastAsia="宋体" w:cstheme="minorBidi"/>
          <w:kern w:val="2"/>
          <w:sz w:val="24"/>
          <w:szCs w:val="22"/>
          <w:lang w:val="en-US" w:eastAsia="zh-CN" w:bidi="ar-SA"/>
        </w:rPr>
      </w:pPr>
    </w:p>
    <w:p w14:paraId="2E189B24">
      <w:pPr>
        <w:pStyle w:val="9"/>
        <w:numPr>
          <w:ilvl w:val="0"/>
          <w:numId w:val="0"/>
        </w:numPr>
        <w:bidi w:val="0"/>
        <w:ind w:leftChars="0"/>
        <w:rPr>
          <w:rFonts w:hint="default" w:ascii="宋体" w:hAnsi="宋体" w:eastAsia="宋体" w:cstheme="minorBidi"/>
          <w:kern w:val="2"/>
          <w:sz w:val="24"/>
          <w:szCs w:val="22"/>
          <w:lang w:val="en-US" w:eastAsia="zh-CN" w:bidi="ar-SA"/>
        </w:rPr>
      </w:pPr>
    </w:p>
    <w:p w14:paraId="1484942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6EEB7B"/>
    <w:multiLevelType w:val="singleLevel"/>
    <w:tmpl w:val="AE6EEB7B"/>
    <w:lvl w:ilvl="0" w:tentative="0">
      <w:start w:val="1"/>
      <w:numFmt w:val="bullet"/>
      <w:pStyle w:val="9"/>
      <w:lvlText w:val="△"/>
      <w:lvlJc w:val="left"/>
      <w:pPr>
        <w:ind w:left="420" w:leftChars="0" w:hanging="420" w:firstLineChars="0"/>
      </w:pPr>
      <w:rPr>
        <w:rFonts w:hint="default" w:ascii="宋体" w:hAnsi="宋体" w:eastAsia="宋体" w:cs="汉仪书宋二KW"/>
      </w:rPr>
    </w:lvl>
  </w:abstractNum>
  <w:abstractNum w:abstractNumId="1">
    <w:nsid w:val="77BEC716"/>
    <w:multiLevelType w:val="multilevel"/>
    <w:tmpl w:val="77BEC716"/>
    <w:lvl w:ilvl="0" w:tentative="0">
      <w:start w:val="1"/>
      <w:numFmt w:val="decimal"/>
      <w:lvlText w:val="1-%1"/>
      <w:lvlJc w:val="left"/>
      <w:pPr>
        <w:ind w:left="425" w:hanging="425"/>
      </w:pPr>
      <w:rPr>
        <w:rFonts w:hint="default" w:ascii="宋体" w:hAnsi="宋体" w:eastAsia="宋体" w:cs="宋体"/>
        <w:sz w:val="20"/>
        <w:szCs w:val="20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lq">
    <w15:presenceInfo w15:providerId="WPS Office" w15:userId="75329247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U3ZTQxYWU1OTViMWU2MTI0YzQ4MzE1MmJhYWEwNWQifQ=="/>
  </w:docVars>
  <w:rsids>
    <w:rsidRoot w:val="2E6A27BC"/>
    <w:rsid w:val="003A7A8E"/>
    <w:rsid w:val="2E6A27BC"/>
    <w:rsid w:val="6EB0176D"/>
    <w:rsid w:val="708A7E30"/>
    <w:rsid w:val="785955F0"/>
    <w:rsid w:val="7FF93E3E"/>
    <w:rsid w:val="9ADF4225"/>
    <w:rsid w:val="EB1E4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Autospacing="0" w:after="26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yperlink"/>
    <w:basedOn w:val="5"/>
    <w:qFormat/>
    <w:uiPriority w:val="0"/>
    <w:rPr>
      <w:color w:val="0000FF"/>
      <w:u w:val="single"/>
    </w:rPr>
  </w:style>
  <w:style w:type="paragraph" w:customStyle="1" w:styleId="9">
    <w:name w:val="三角标"/>
    <w:basedOn w:val="1"/>
    <w:qFormat/>
    <w:uiPriority w:val="0"/>
    <w:pPr>
      <w:numPr>
        <w:ilvl w:val="0"/>
        <w:numId w:val="1"/>
      </w:numPr>
      <w:ind w:left="420" w:hanging="420"/>
    </w:pPr>
  </w:style>
</w:styles>
</file>

<file path=word/_rels/document.xml.rels><?xml version="1.0" encoding="UTF-8" standalone="yes"?>
<Relationships xmlns="http://schemas.openxmlformats.org/package/2006/relationships"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2002</Words>
  <Characters>2007</Characters>
  <Lines>0</Lines>
  <Paragraphs>0</Paragraphs>
  <TotalTime>44</TotalTime>
  <ScaleCrop>false</ScaleCrop>
  <LinksUpToDate>false</LinksUpToDate>
  <CharactersWithSpaces>2021</CharactersWithSpaces>
  <Application>WPS Office_6.8.0.8846_F1E327BC-269C-435d-A152-05C5408002CA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2024-05-31T11:28:00Z</dcterms:created>
  <dc:creator>han</dc:creator>
  <cp:lastModifiedBy>lq</cp:lastModifiedBy>
  <dcterms:modified xsi:type="dcterms:W3CDTF">2024-06-07T20:08:09Z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2052-6.8.0.8846</vt:lpwstr>
  </property>
  <property fmtid="{D5CDD505-2E9C-101B-9397-08002B2CF9AE}" pid="3" name="ICV">
    <vt:lpwstr>7E2AB4E05CFA6DD8972F5D66235DD956_43</vt:lpwstr>
  </property>
</Properties>
</file>